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2E08" w14:textId="17C81A4B" w:rsidR="004157D2" w:rsidRDefault="007D4DEF">
      <w:r>
        <w:t>Algorithmic Trading and What it means:</w:t>
      </w:r>
    </w:p>
    <w:p w14:paraId="01730317" w14:textId="77777777" w:rsidR="00301897" w:rsidRDefault="00301897"/>
    <w:p w14:paraId="77D4FE7D" w14:textId="71461C31" w:rsidR="00301897" w:rsidRDefault="00301897">
      <w:r>
        <w:t>Metrics for testing well sought out trading strategy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2051"/>
        <w:gridCol w:w="5544"/>
      </w:tblGrid>
      <w:tr w:rsidR="00301897" w:rsidRPr="00301897" w14:paraId="15DEDE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6C55" w14:textId="77777777" w:rsidR="00301897" w:rsidRPr="00301897" w:rsidRDefault="00301897" w:rsidP="00301897">
            <w:r w:rsidRPr="0030189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CE286" w14:textId="77777777" w:rsidR="00301897" w:rsidRPr="00301897" w:rsidRDefault="00301897" w:rsidP="00301897">
            <w:r w:rsidRPr="00301897">
              <w:rPr>
                <w:b/>
                <w:bCs/>
              </w:rPr>
              <w:t>Target for a "Proven"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B3360" w14:textId="77777777" w:rsidR="00301897" w:rsidRPr="00301897" w:rsidRDefault="00301897" w:rsidP="00301897">
            <w:r w:rsidRPr="00301897">
              <w:rPr>
                <w:b/>
                <w:bCs/>
              </w:rPr>
              <w:t>Why It Matters for Automation</w:t>
            </w:r>
          </w:p>
        </w:tc>
      </w:tr>
      <w:tr w:rsidR="00301897" w:rsidRPr="00301897" w14:paraId="36C52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AE7B5" w14:textId="77777777" w:rsidR="00301897" w:rsidRPr="00301897" w:rsidRDefault="00301897" w:rsidP="00301897">
            <w:r w:rsidRPr="00301897">
              <w:rPr>
                <w:b/>
                <w:bCs/>
              </w:rPr>
              <w:t>Win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7CBF1" w14:textId="77777777" w:rsidR="00301897" w:rsidRPr="00301897" w:rsidRDefault="00301897" w:rsidP="00301897">
            <w:r w:rsidRPr="00301897">
              <w:rPr>
                <w:b/>
                <w:bCs/>
              </w:rPr>
              <w:t>&gt; 55% - 65%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B771" w14:textId="77777777" w:rsidR="00301897" w:rsidRPr="00301897" w:rsidRDefault="00301897" w:rsidP="00301897">
            <w:r w:rsidRPr="00301897">
              <w:t>Measures the percentage of profitable trades. While high win rates are good, they must be balanced with the average win/loss size.</w:t>
            </w:r>
          </w:p>
        </w:tc>
      </w:tr>
      <w:tr w:rsidR="00301897" w:rsidRPr="00301897" w14:paraId="22B0E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5FDC" w14:textId="77777777" w:rsidR="00301897" w:rsidRPr="00301897" w:rsidRDefault="00301897" w:rsidP="00301897">
            <w:r w:rsidRPr="00301897">
              <w:rPr>
                <w:b/>
                <w:bCs/>
              </w:rPr>
              <w:t>Profit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A4E64" w14:textId="77777777" w:rsidR="00301897" w:rsidRPr="00301897" w:rsidRDefault="00301897" w:rsidP="00301897">
            <w:r w:rsidRPr="00301897">
              <w:rPr>
                <w:b/>
                <w:bCs/>
              </w:rPr>
              <w:t>1.75 – 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3981" w14:textId="77777777" w:rsidR="00301897" w:rsidRPr="00301897" w:rsidRDefault="00301897" w:rsidP="00301897">
            <w:r w:rsidRPr="00301897">
              <w:t xml:space="preserve">Calculated as </w:t>
            </w:r>
            <w:r w:rsidRPr="00301897">
              <w:rPr>
                <w:b/>
                <w:bCs/>
              </w:rPr>
              <w:t>Total Gross Profit / Total Gross Loss</w:t>
            </w:r>
            <w:r w:rsidRPr="00301897">
              <w:t>. A factor above 1.75 indicates a strong, robust system.</w:t>
            </w:r>
          </w:p>
        </w:tc>
      </w:tr>
      <w:tr w:rsidR="00301897" w:rsidRPr="00301897" w14:paraId="6334B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B9A2C" w14:textId="77777777" w:rsidR="00301897" w:rsidRPr="00301897" w:rsidRDefault="00301897" w:rsidP="00301897">
            <w:r w:rsidRPr="00301897">
              <w:rPr>
                <w:b/>
                <w:bCs/>
              </w:rPr>
              <w:t>Sharpe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7488" w14:textId="77777777" w:rsidR="00301897" w:rsidRPr="00301897" w:rsidRDefault="00301897" w:rsidP="00301897">
            <w:r w:rsidRPr="00301897">
              <w:rPr>
                <w:b/>
                <w:bCs/>
              </w:rPr>
              <w:t>&gt; 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6AA3" w14:textId="77777777" w:rsidR="00301897" w:rsidRPr="00301897" w:rsidRDefault="00301897" w:rsidP="00301897">
            <w:r w:rsidRPr="00301897">
              <w:t>Evaluates risk-adjusted returns. A higher ratio means your returns aren't just coming from high-volatility "luck".</w:t>
            </w:r>
          </w:p>
        </w:tc>
      </w:tr>
      <w:tr w:rsidR="00301897" w:rsidRPr="00301897" w14:paraId="53ED2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9B7B7" w14:textId="77777777" w:rsidR="00301897" w:rsidRPr="00301897" w:rsidRDefault="00301897" w:rsidP="00301897">
            <w:r w:rsidRPr="00301897">
              <w:rPr>
                <w:b/>
                <w:bCs/>
              </w:rPr>
              <w:t>Max Drawdown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EEA6" w14:textId="77777777" w:rsidR="00301897" w:rsidRPr="00301897" w:rsidRDefault="00301897" w:rsidP="00301897">
            <w:r w:rsidRPr="00301897">
              <w:rPr>
                <w:b/>
                <w:bCs/>
              </w:rPr>
              <w:t>&lt; 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54A37" w14:textId="77777777" w:rsidR="00301897" w:rsidRPr="00301897" w:rsidRDefault="00301897" w:rsidP="00301897">
            <w:r w:rsidRPr="00301897">
              <w:t>The largest peak-to-trough decline. This tells you how "operationally safe" the strategy is during a losing streak.</w:t>
            </w:r>
          </w:p>
        </w:tc>
      </w:tr>
      <w:tr w:rsidR="00301897" w:rsidRPr="00301897" w14:paraId="0B9DA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9CE0" w14:textId="77777777" w:rsidR="00301897" w:rsidRPr="00301897" w:rsidRDefault="00301897" w:rsidP="00301897">
            <w:r w:rsidRPr="00301897">
              <w:rPr>
                <w:b/>
                <w:bCs/>
              </w:rPr>
              <w:t>Calmar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1AE3" w14:textId="77777777" w:rsidR="00301897" w:rsidRPr="00301897" w:rsidRDefault="00301897" w:rsidP="00301897">
            <w:r w:rsidRPr="00301897">
              <w:rPr>
                <w:b/>
                <w:bCs/>
              </w:rPr>
              <w:t>&gt;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44450" w14:textId="77777777" w:rsidR="00301897" w:rsidRPr="00301897" w:rsidRDefault="00301897" w:rsidP="00301897">
            <w:r w:rsidRPr="00301897">
              <w:t xml:space="preserve">Calculated as </w:t>
            </w:r>
            <w:r w:rsidRPr="00301897">
              <w:rPr>
                <w:b/>
                <w:bCs/>
              </w:rPr>
              <w:t>CAGR / Max Drawdown</w:t>
            </w:r>
            <w:r w:rsidRPr="00301897">
              <w:t>. It shows how much return you get for every unit of risk taken.</w:t>
            </w:r>
          </w:p>
        </w:tc>
      </w:tr>
    </w:tbl>
    <w:p w14:paraId="01C76607" w14:textId="77777777" w:rsidR="00301897" w:rsidRDefault="00301897" w:rsidP="00E715D5">
      <w:pPr>
        <w:jc w:val="center"/>
      </w:pPr>
    </w:p>
    <w:p w14:paraId="63D18E3F" w14:textId="3142477E" w:rsidR="00472D70" w:rsidRDefault="00472D70" w:rsidP="00E715D5">
      <w:pPr>
        <w:jc w:val="center"/>
        <w:rPr>
          <w:color w:val="000000" w:themeColor="text1"/>
          <w:u w:val="single"/>
        </w:rPr>
      </w:pPr>
      <w:r w:rsidRPr="00E715D5">
        <w:rPr>
          <w:color w:val="000000" w:themeColor="text1"/>
          <w:u w:val="single"/>
        </w:rPr>
        <w:t>Rules For Picking a Good</w:t>
      </w:r>
      <w:ins w:id="0" w:author="emmanuel mbachu" w:date="2026-01-25T19:44:00Z" w16du:dateUtc="2026-01-25T23:44:00Z">
        <w:r w:rsidRPr="00E715D5">
          <w:rPr>
            <w:color w:val="000000" w:themeColor="text1"/>
            <w:u w:val="single"/>
          </w:rPr>
          <w:t xml:space="preserve"> </w:t>
        </w:r>
      </w:ins>
      <w:r w:rsidR="00E715D5">
        <w:rPr>
          <w:color w:val="000000" w:themeColor="text1"/>
          <w:u w:val="single"/>
        </w:rPr>
        <w:t>Trading Strategy</w:t>
      </w:r>
    </w:p>
    <w:p w14:paraId="3BA097B9" w14:textId="720AB66D" w:rsidR="00E715D5" w:rsidRPr="00E715D5" w:rsidRDefault="00E715D5" w:rsidP="00E715D5">
      <w:pPr>
        <w:pStyle w:val="ListParagraph"/>
        <w:numPr>
          <w:ilvl w:val="0"/>
          <w:numId w:val="3"/>
        </w:numPr>
        <w:rPr>
          <w:color w:val="000000" w:themeColor="text1"/>
          <w:u w:val="single"/>
        </w:rPr>
      </w:pPr>
      <w:r>
        <w:rPr>
          <w:color w:val="000000" w:themeColor="text1"/>
        </w:rPr>
        <w:t>Works in different Times (Holds over time (historically)</w:t>
      </w:r>
    </w:p>
    <w:p w14:paraId="2C20D131" w14:textId="3A3EC2A6" w:rsidR="00E715D5" w:rsidRPr="00E715D5" w:rsidRDefault="00E715D5" w:rsidP="00E715D5">
      <w:pPr>
        <w:pStyle w:val="ListParagraph"/>
        <w:numPr>
          <w:ilvl w:val="0"/>
          <w:numId w:val="3"/>
        </w:numPr>
        <w:rPr>
          <w:color w:val="000000" w:themeColor="text1"/>
          <w:u w:val="single"/>
        </w:rPr>
      </w:pPr>
      <w:r>
        <w:rPr>
          <w:color w:val="000000" w:themeColor="text1"/>
        </w:rPr>
        <w:t>Able to switch regimes (trend/range)</w:t>
      </w:r>
    </w:p>
    <w:p w14:paraId="5F452839" w14:textId="722EA09F" w:rsidR="00E715D5" w:rsidRPr="00E715D5" w:rsidRDefault="00E715D5" w:rsidP="00E715D5">
      <w:pPr>
        <w:pStyle w:val="ListParagraph"/>
        <w:numPr>
          <w:ilvl w:val="0"/>
          <w:numId w:val="3"/>
        </w:numPr>
        <w:rPr>
          <w:color w:val="000000" w:themeColor="text1"/>
          <w:u w:val="single"/>
        </w:rPr>
      </w:pPr>
      <w:r>
        <w:rPr>
          <w:color w:val="000000" w:themeColor="text1"/>
        </w:rPr>
        <w:t>Have filters (Volatility, time of day, macro)</w:t>
      </w:r>
    </w:p>
    <w:p w14:paraId="2ABA08EE" w14:textId="19C50925" w:rsidR="00E715D5" w:rsidRDefault="00E715D5" w:rsidP="00E715D5">
      <w:pPr>
        <w:rPr>
          <w:color w:val="000000" w:themeColor="text1"/>
          <w:u w:val="single"/>
        </w:rPr>
      </w:pPr>
      <w:r w:rsidRPr="00E715D5">
        <w:rPr>
          <w:color w:val="000000" w:themeColor="text1"/>
          <w:u w:val="single"/>
        </w:rPr>
        <w:t>EV=(WinRate×AvgWin)−(LossRate×AvgLoss)</w:t>
      </w:r>
      <w:r>
        <w:rPr>
          <w:color w:val="000000" w:themeColor="text1"/>
          <w:u w:val="single"/>
        </w:rPr>
        <w:t xml:space="preserve">  ---- formula for expected for a good strategy. </w:t>
      </w:r>
    </w:p>
    <w:p w14:paraId="4F1F9FBC" w14:textId="3BAF1BDA" w:rsidR="00B631F5" w:rsidRDefault="00E715D5" w:rsidP="00E715D5">
      <w:pPr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>EV &gt;0 is good overtime and vice versa</w:t>
      </w:r>
    </w:p>
    <w:p w14:paraId="05282A4A" w14:textId="4FFCC88D" w:rsidR="00B631F5" w:rsidRDefault="00B631F5" w:rsidP="00E715D5">
      <w:pPr>
        <w:rPr>
          <w:color w:val="000000" w:themeColor="text1"/>
        </w:rPr>
      </w:pPr>
      <w:r>
        <w:rPr>
          <w:color w:val="000000" w:themeColor="text1"/>
        </w:rPr>
        <w:t xml:space="preserve">A trading strategy is a very specific methodology for defining at which price points you’ll enter and exit the trades. </w:t>
      </w:r>
    </w:p>
    <w:p w14:paraId="276B673E" w14:textId="707EFDB4" w:rsidR="00B631F5" w:rsidRPr="00B631F5" w:rsidRDefault="00B631F5" w:rsidP="00E715D5">
      <w:pPr>
        <w:rPr>
          <w:color w:val="000000" w:themeColor="text1"/>
        </w:rPr>
      </w:pPr>
      <w:r>
        <w:rPr>
          <w:color w:val="000000" w:themeColor="text1"/>
        </w:rPr>
        <w:t xml:space="preserve">A trading style is your preference while trading the market or instrument, such as how frequent and how long or short-term to trade. </w:t>
      </w:r>
    </w:p>
    <w:sectPr w:rsidR="00B631F5" w:rsidRPr="00B63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D53"/>
    <w:multiLevelType w:val="hybridMultilevel"/>
    <w:tmpl w:val="1CF2C2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D2DB0"/>
    <w:multiLevelType w:val="hybridMultilevel"/>
    <w:tmpl w:val="C93EDF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F675B"/>
    <w:multiLevelType w:val="hybridMultilevel"/>
    <w:tmpl w:val="B10479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16433"/>
    <w:multiLevelType w:val="hybridMultilevel"/>
    <w:tmpl w:val="19F67228"/>
    <w:lvl w:ilvl="0" w:tplc="4E72C18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127569">
    <w:abstractNumId w:val="1"/>
  </w:num>
  <w:num w:numId="2" w16cid:durableId="1656566426">
    <w:abstractNumId w:val="2"/>
  </w:num>
  <w:num w:numId="3" w16cid:durableId="1167477484">
    <w:abstractNumId w:val="0"/>
  </w:num>
  <w:num w:numId="4" w16cid:durableId="203629865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manuel mbachu">
    <w15:presenceInfo w15:providerId="Windows Live" w15:userId="ff6f56161274c1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D2"/>
    <w:rsid w:val="00301897"/>
    <w:rsid w:val="004157D2"/>
    <w:rsid w:val="00472D70"/>
    <w:rsid w:val="007D4DEF"/>
    <w:rsid w:val="00A776F4"/>
    <w:rsid w:val="00B631F5"/>
    <w:rsid w:val="00E715D5"/>
    <w:rsid w:val="00FA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124B"/>
  <w15:chartTrackingRefBased/>
  <w15:docId w15:val="{777FFF86-142E-4CC0-A718-D19ECDB9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D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72D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mbachu</dc:creator>
  <cp:keywords/>
  <dc:description/>
  <cp:lastModifiedBy>emmanuel mbachu</cp:lastModifiedBy>
  <cp:revision>3</cp:revision>
  <dcterms:created xsi:type="dcterms:W3CDTF">2026-01-25T23:11:00Z</dcterms:created>
  <dcterms:modified xsi:type="dcterms:W3CDTF">2026-01-26T00:23:00Z</dcterms:modified>
</cp:coreProperties>
</file>